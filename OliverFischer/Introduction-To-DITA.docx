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480FC" w14:textId="77777777" w:rsidR="00CB7615" w:rsidRDefault="00000000">
      <w:pPr>
        <w:pStyle w:val="Heading1"/>
      </w:pPr>
      <w:bookmarkStart w:id="0" w:name="_3go1rwlhm95z" w:colFirst="0" w:colLast="0"/>
      <w:bookmarkEnd w:id="0"/>
      <w:r>
        <w:rPr>
          <w:noProof/>
        </w:rPr>
        <w:drawing>
          <wp:inline distT="19050" distB="19050" distL="19050" distR="19050" wp14:anchorId="00567431" wp14:editId="0FB42B29">
            <wp:extent cx="2519363" cy="1006463"/>
            <wp:effectExtent l="0" t="0" r="0" b="0"/>
            <wp:docPr id="6" name="image1.jpg" descr="Official logo of the Special Interest Group on the Design of Commun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Official logo of the Special Interest Group on the Design of Communication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00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51106" w14:textId="77777777" w:rsidR="00CB7615" w:rsidRDefault="00000000">
      <w:pPr>
        <w:pStyle w:val="Heading1"/>
      </w:pPr>
      <w:bookmarkStart w:id="1" w:name="_cxu99ztgdpsl" w:colFirst="0" w:colLast="0"/>
      <w:bookmarkEnd w:id="1"/>
      <w:r>
        <w:t>Introduction to DITA</w:t>
      </w:r>
    </w:p>
    <w:p w14:paraId="6E6AE5F9" w14:textId="77777777" w:rsidR="00CB7615" w:rsidRDefault="00000000">
      <w:r>
        <w:t>Oliver Fischer</w:t>
      </w:r>
    </w:p>
    <w:p w14:paraId="5D6D7F9A" w14:textId="16C6CF19" w:rsidR="00A77598" w:rsidRDefault="00A77598" w:rsidP="00A77598">
      <w:pPr>
        <w:pStyle w:val="Heading2"/>
        <w:rPr>
          <w:color w:val="0000FF"/>
        </w:rPr>
      </w:pPr>
      <w:r>
        <w:rPr>
          <w:color w:val="0000FF"/>
        </w:rPr>
        <w:t>Revision history (ACM-</w:t>
      </w:r>
      <w:r>
        <w:rPr>
          <w:color w:val="0000FF"/>
        </w:rPr>
        <w:t>015</w:t>
      </w:r>
      <w:r>
        <w:rPr>
          <w:color w:val="0000FF"/>
        </w:rPr>
        <w:t>)</w:t>
      </w:r>
    </w:p>
    <w:p w14:paraId="4CC50E03" w14:textId="77777777" w:rsidR="00A77598" w:rsidRDefault="00A77598" w:rsidP="00A77598"/>
    <w:tbl>
      <w:tblPr>
        <w:tblStyle w:val="a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2355"/>
        <w:gridCol w:w="6510"/>
      </w:tblGrid>
      <w:tr w:rsidR="00A77598" w14:paraId="7758C124" w14:textId="77777777" w:rsidTr="00A33183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657A" w14:textId="77777777" w:rsidR="00A77598" w:rsidRDefault="00A77598" w:rsidP="00A33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Date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CD1BD" w14:textId="77777777" w:rsidR="00A77598" w:rsidRDefault="00A77598" w:rsidP="00A33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Author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0007" w14:textId="77777777" w:rsidR="00A77598" w:rsidRDefault="00A77598" w:rsidP="00A33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Revision summary</w:t>
            </w:r>
          </w:p>
        </w:tc>
      </w:tr>
      <w:tr w:rsidR="00A77598" w14:paraId="11DE1E35" w14:textId="77777777" w:rsidTr="00A33183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6F8D" w14:textId="77777777" w:rsidR="00A77598" w:rsidRDefault="00A77598" w:rsidP="00A33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TBD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363C" w14:textId="4494D058" w:rsidR="00A77598" w:rsidRDefault="00A77598" w:rsidP="00A33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Oliver Fischer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7769C" w14:textId="77777777" w:rsidR="00A77598" w:rsidRDefault="00A77598" w:rsidP="00A33183">
            <w:pPr>
              <w:widowControl w:val="0"/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First public posting</w:t>
            </w:r>
          </w:p>
        </w:tc>
      </w:tr>
    </w:tbl>
    <w:p w14:paraId="160576A6" w14:textId="77777777" w:rsidR="00CB7615" w:rsidRDefault="00CB7615"/>
    <w:p w14:paraId="6AA57513" w14:textId="77777777" w:rsidR="00CB7615" w:rsidRDefault="00000000">
      <w:pPr>
        <w:pStyle w:val="Heading2"/>
      </w:pPr>
      <w:bookmarkStart w:id="2" w:name="_ioj2luerps2" w:colFirst="0" w:colLast="0"/>
      <w:bookmarkEnd w:id="2"/>
      <w:r>
        <w:t>What is DITA?</w:t>
      </w:r>
    </w:p>
    <w:p w14:paraId="688951A3" w14:textId="79E4E6BF" w:rsidR="00CB7615" w:rsidRDefault="00000000">
      <w:r>
        <w:t>The Darwin Information Typing Architecture (DITA) is an XML-based architecture for authoring, producing, and delivering topic-oriented, information-typed content that can be reused and single-sourced</w:t>
      </w:r>
      <w:r w:rsidR="00A77598">
        <w:t xml:space="preserve"> in various </w:t>
      </w:r>
      <w:r>
        <w:t>ways. It is:</w:t>
      </w:r>
    </w:p>
    <w:p w14:paraId="770DBE17" w14:textId="77777777" w:rsidR="00CB7615" w:rsidRDefault="00CB7615"/>
    <w:p w14:paraId="65427D6D" w14:textId="77777777" w:rsidR="00CB7615" w:rsidRDefault="00000000">
      <w:pPr>
        <w:numPr>
          <w:ilvl w:val="0"/>
          <w:numId w:val="5"/>
        </w:numPr>
      </w:pPr>
      <w:r>
        <w:t>XML-based</w:t>
      </w:r>
    </w:p>
    <w:p w14:paraId="42D2AF37" w14:textId="77777777" w:rsidR="00CB7615" w:rsidRDefault="00000000">
      <w:pPr>
        <w:numPr>
          <w:ilvl w:val="0"/>
          <w:numId w:val="5"/>
        </w:numPr>
      </w:pPr>
      <w:r>
        <w:t>Topic-oriented</w:t>
      </w:r>
    </w:p>
    <w:p w14:paraId="2798AB0C" w14:textId="77777777" w:rsidR="00CB7615" w:rsidRDefault="00000000">
      <w:pPr>
        <w:numPr>
          <w:ilvl w:val="0"/>
          <w:numId w:val="5"/>
        </w:numPr>
      </w:pPr>
      <w:r>
        <w:t>Content is reusable/can be single-sourced</w:t>
      </w:r>
    </w:p>
    <w:p w14:paraId="26E6AB93" w14:textId="77777777" w:rsidR="00CB7615" w:rsidRDefault="00CB7615"/>
    <w:p w14:paraId="7A50F36D" w14:textId="77777777" w:rsidR="00CB7615" w:rsidRDefault="00000000">
      <w:r>
        <w:t xml:space="preserve">The DITA standard is defined and maintained by the </w:t>
      </w:r>
      <w:hyperlink r:id="rId6">
        <w:r>
          <w:rPr>
            <w:color w:val="1155CC"/>
            <w:u w:val="single"/>
          </w:rPr>
          <w:t>OASIS DITA Technical Committee</w:t>
        </w:r>
      </w:hyperlink>
      <w:r>
        <w:t xml:space="preserve">. </w:t>
      </w:r>
    </w:p>
    <w:p w14:paraId="0E979250" w14:textId="77777777" w:rsidR="00CB7615" w:rsidRDefault="00CB7615"/>
    <w:p w14:paraId="67D4C853" w14:textId="77777777" w:rsidR="00CB7615" w:rsidRDefault="00000000">
      <w:pPr>
        <w:pStyle w:val="Heading2"/>
      </w:pPr>
      <w:bookmarkStart w:id="3" w:name="_vvwywkxvs3to" w:colFirst="0" w:colLast="0"/>
      <w:bookmarkEnd w:id="3"/>
      <w:r>
        <w:t>XML-based</w:t>
      </w:r>
    </w:p>
    <w:p w14:paraId="6915FA02" w14:textId="77777777" w:rsidR="00CB7615" w:rsidRDefault="00000000">
      <w:pPr>
        <w:numPr>
          <w:ilvl w:val="0"/>
          <w:numId w:val="4"/>
        </w:numPr>
      </w:pPr>
      <w:r>
        <w:t>Extensible Markup Language</w:t>
      </w:r>
    </w:p>
    <w:p w14:paraId="0B25011C" w14:textId="77777777" w:rsidR="00CB7615" w:rsidRDefault="00000000">
      <w:pPr>
        <w:numPr>
          <w:ilvl w:val="0"/>
          <w:numId w:val="4"/>
        </w:numPr>
      </w:pPr>
      <w:r>
        <w:t>Contains content and information about the structure of the document</w:t>
      </w:r>
    </w:p>
    <w:p w14:paraId="25A8559B" w14:textId="3ED268D5" w:rsidR="00CB7615" w:rsidRDefault="00000000">
      <w:pPr>
        <w:numPr>
          <w:ilvl w:val="0"/>
          <w:numId w:val="4"/>
        </w:numPr>
      </w:pPr>
      <w:r>
        <w:t>Encodes</w:t>
      </w:r>
      <w:r>
        <w:t xml:space="preserve"> XML tags within XML tags</w:t>
      </w:r>
      <w:r>
        <w:t xml:space="preserve"> and</w:t>
      </w:r>
      <w:r>
        <w:t xml:space="preserve"> creates a hierarchical structure</w:t>
      </w:r>
    </w:p>
    <w:p w14:paraId="45E8EB42" w14:textId="77777777" w:rsidR="00CB7615" w:rsidRDefault="00000000">
      <w:pPr>
        <w:numPr>
          <w:ilvl w:val="0"/>
          <w:numId w:val="4"/>
        </w:numPr>
      </w:pPr>
      <w:r>
        <w:t>Elements can be retrieved independently from the document (content-based)</w:t>
      </w:r>
    </w:p>
    <w:p w14:paraId="1396158D" w14:textId="77777777" w:rsidR="00CB7615" w:rsidRDefault="00000000">
      <w:pPr>
        <w:numPr>
          <w:ilvl w:val="0"/>
          <w:numId w:val="4"/>
        </w:numPr>
      </w:pPr>
      <w:r>
        <w:t>Backbone of many structured authoring systems (including DITA)</w:t>
      </w:r>
    </w:p>
    <w:p w14:paraId="7FC57C23" w14:textId="77777777" w:rsidR="00CB7615" w:rsidRDefault="00CB7615"/>
    <w:p w14:paraId="56385A93" w14:textId="77777777" w:rsidR="00CB7615" w:rsidRDefault="00000000">
      <w:r>
        <w:rPr>
          <w:noProof/>
        </w:rPr>
        <w:lastRenderedPageBreak/>
        <w:drawing>
          <wp:inline distT="19050" distB="19050" distL="19050" distR="19050" wp14:anchorId="0DE86F95" wp14:editId="290D6501">
            <wp:extent cx="4129899" cy="2144371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899" cy="214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B003" w14:textId="77777777" w:rsidR="00CB7615" w:rsidRDefault="00CB7615"/>
    <w:p w14:paraId="1B285189" w14:textId="77777777" w:rsidR="00CB7615" w:rsidRDefault="00000000">
      <w:pPr>
        <w:pStyle w:val="Heading2"/>
      </w:pPr>
      <w:r>
        <w:t>Topic-oriented</w:t>
      </w:r>
    </w:p>
    <w:p w14:paraId="74CCC491" w14:textId="77777777" w:rsidR="00CB7615" w:rsidRDefault="00000000" w:rsidP="00CB7615">
      <w:pPr>
        <w:pPrChange w:id="4" w:author="Scot Marvin" w:date="2024-12-21T21:27:00Z">
          <w:pPr>
            <w:pStyle w:val="Heading2"/>
          </w:pPr>
        </w:pPrChange>
      </w:pPr>
      <w:bookmarkStart w:id="5" w:name="_7lf99xjh1k4k" w:colFirst="0" w:colLast="0"/>
      <w:bookmarkEnd w:id="5"/>
      <w:r>
        <w:t>The DITA authoring method has the following features.</w:t>
      </w:r>
    </w:p>
    <w:p w14:paraId="6E9DD9AC" w14:textId="48F91399" w:rsidR="00CB7615" w:rsidRDefault="00A77598">
      <w:pPr>
        <w:numPr>
          <w:ilvl w:val="0"/>
          <w:numId w:val="8"/>
        </w:numPr>
      </w:pPr>
      <w:r>
        <w:t>I</w:t>
      </w:r>
      <w:r w:rsidR="00000000">
        <w:t>nvolves creating modularized pieces of content (topics) that can stand on their own (non-linear)</w:t>
      </w:r>
    </w:p>
    <w:p w14:paraId="38B48403" w14:textId="77777777" w:rsidR="00CB7615" w:rsidRDefault="00000000">
      <w:pPr>
        <w:numPr>
          <w:ilvl w:val="0"/>
          <w:numId w:val="8"/>
        </w:numPr>
      </w:pPr>
      <w:r>
        <w:t>Allows for easy reuse and single-sourcing</w:t>
      </w:r>
    </w:p>
    <w:p w14:paraId="0039298E" w14:textId="77777777" w:rsidR="00CB7615" w:rsidRDefault="00000000">
      <w:pPr>
        <w:numPr>
          <w:ilvl w:val="0"/>
          <w:numId w:val="8"/>
        </w:numPr>
      </w:pPr>
      <w:r>
        <w:t>Caters to user needs by allowing for more specific documentation</w:t>
      </w:r>
    </w:p>
    <w:p w14:paraId="2BFBE47C" w14:textId="77777777" w:rsidR="00CB7615" w:rsidRDefault="00000000">
      <w:pPr>
        <w:numPr>
          <w:ilvl w:val="0"/>
          <w:numId w:val="8"/>
        </w:numPr>
      </w:pPr>
      <w:r>
        <w:t>Allows documentation of products still under development</w:t>
      </w:r>
    </w:p>
    <w:p w14:paraId="79792FDA" w14:textId="73175692" w:rsidR="00CB7615" w:rsidRDefault="00000000">
      <w:pPr>
        <w:numPr>
          <w:ilvl w:val="0"/>
          <w:numId w:val="8"/>
        </w:numPr>
      </w:pPr>
      <w:r>
        <w:t xml:space="preserve">Saves time by allowing </w:t>
      </w:r>
      <w:r>
        <w:t xml:space="preserve">SMEs </w:t>
      </w:r>
      <w:r>
        <w:t>to</w:t>
      </w:r>
      <w:r w:rsidR="00A77598">
        <w:t xml:space="preserve"> </w:t>
      </w:r>
      <w:r>
        <w:t>review only specific topics</w:t>
      </w:r>
      <w:r w:rsidR="00A77598">
        <w:t>.</w:t>
      </w:r>
    </w:p>
    <w:p w14:paraId="2B137F0C" w14:textId="77777777" w:rsidR="00CB7615" w:rsidRDefault="00CB7615"/>
    <w:p w14:paraId="25FDB98A" w14:textId="77777777" w:rsidR="00CB7615" w:rsidRDefault="00000000">
      <w:pPr>
        <w:pStyle w:val="Heading2"/>
      </w:pPr>
      <w:bookmarkStart w:id="6" w:name="_u103j0d8ul26" w:colFirst="0" w:colLast="0"/>
      <w:bookmarkEnd w:id="6"/>
      <w:r>
        <w:t>Content is reusable/can be single-sourced</w:t>
      </w:r>
    </w:p>
    <w:p w14:paraId="11C3B63B" w14:textId="77777777" w:rsidR="00CB7615" w:rsidRDefault="00CB7615"/>
    <w:p w14:paraId="1C32B9C5" w14:textId="77777777" w:rsidR="00CB7615" w:rsidRDefault="00000000">
      <w:pPr>
        <w:numPr>
          <w:ilvl w:val="0"/>
          <w:numId w:val="1"/>
        </w:numPr>
      </w:pPr>
      <w:r>
        <w:t>Content comes from a single source and can be reused across multiple outputs</w:t>
      </w:r>
      <w:ins w:id="7" w:author="Scot Marvin" w:date="2024-12-21T22:00:00Z">
        <w:r>
          <w:t>.</w:t>
        </w:r>
      </w:ins>
    </w:p>
    <w:p w14:paraId="610D8737" w14:textId="77777777" w:rsidR="00CB7615" w:rsidRDefault="00000000">
      <w:pPr>
        <w:numPr>
          <w:ilvl w:val="0"/>
          <w:numId w:val="1"/>
        </w:numPr>
      </w:pPr>
      <w:r>
        <w:t>When the source is updated once, all outputs that use that source are also updated automatically</w:t>
      </w:r>
      <w:ins w:id="8" w:author="Scot Marvin" w:date="2024-12-21T22:00:00Z">
        <w:r>
          <w:t>.</w:t>
        </w:r>
      </w:ins>
    </w:p>
    <w:p w14:paraId="5F094236" w14:textId="77777777" w:rsidR="00CB7615" w:rsidRDefault="00000000">
      <w:pPr>
        <w:numPr>
          <w:ilvl w:val="0"/>
          <w:numId w:val="1"/>
        </w:numPr>
      </w:pPr>
      <w:r>
        <w:t>Eliminates duplicate work and increases consistency</w:t>
      </w:r>
    </w:p>
    <w:p w14:paraId="013E0DC7" w14:textId="77777777" w:rsidR="00CB7615" w:rsidRDefault="00CB7615"/>
    <w:p w14:paraId="44A33DF2" w14:textId="77777777" w:rsidR="00CB7615" w:rsidRDefault="00000000">
      <w:pPr>
        <w:pStyle w:val="Heading2"/>
      </w:pPr>
      <w:bookmarkStart w:id="9" w:name="_pbgcc9pvo99k" w:colFirst="0" w:colLast="0"/>
      <w:bookmarkEnd w:id="9"/>
      <w:r>
        <w:t>Important concepts and terms</w:t>
      </w:r>
    </w:p>
    <w:p w14:paraId="458C3EA9" w14:textId="77777777" w:rsidR="00CB7615" w:rsidRDefault="00CB7615"/>
    <w:p w14:paraId="304CC538" w14:textId="77777777" w:rsidR="00CB7615" w:rsidRDefault="00CB7615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6150"/>
      </w:tblGrid>
      <w:tr w:rsidR="00CB7615" w14:paraId="55B2CC6F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B76F" w14:textId="77777777" w:rsidR="00CB7615" w:rsidRDefault="00000000">
            <w:r>
              <w:t>Element types</w:t>
            </w:r>
          </w:p>
        </w:tc>
        <w:tc>
          <w:tcPr>
            <w:tcW w:w="6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7D8BE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t>Delimited by angle brackets to distinguish from surrounding text.</w:t>
            </w:r>
            <w:r>
              <w:br/>
              <w:t xml:space="preserve">Example: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&lt;p&gt;</w:t>
            </w:r>
            <w:r>
              <w:t xml:space="preserve">,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&lt;keyword&gt;</w:t>
            </w:r>
          </w:p>
        </w:tc>
      </w:tr>
      <w:tr w:rsidR="00CB7615" w14:paraId="68A12B12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9AF3E" w14:textId="77777777" w:rsidR="00CB7615" w:rsidRDefault="00000000">
            <w:r>
              <w:lastRenderedPageBreak/>
              <w:t>DITA document</w:t>
            </w:r>
          </w:p>
        </w:tc>
        <w:tc>
          <w:tcPr>
            <w:tcW w:w="6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AD19" w14:textId="77777777" w:rsidR="00CB7615" w:rsidRDefault="00000000">
            <w:r>
              <w:t xml:space="preserve">XML document that conforms to DITA. Must have one </w:t>
            </w:r>
            <w:ins w:id="10" w:author="Scot Marvin" w:date="2024-12-08T04:41:00Z">
              <w:r>
                <w:t xml:space="preserve">of </w:t>
              </w:r>
            </w:ins>
            <w:r>
              <w:t>the following elements:</w:t>
            </w:r>
          </w:p>
          <w:p w14:paraId="06916E2E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&lt;map&gt;</w:t>
            </w:r>
          </w:p>
          <w:p w14:paraId="143C82E0" w14:textId="77777777" w:rsidR="00CB7615" w:rsidRDefault="00000000">
            <w:r>
              <w:rPr>
                <w:rFonts w:ascii="Courier New" w:eastAsia="Courier New" w:hAnsi="Courier New" w:cs="Courier New"/>
                <w:sz w:val="20"/>
                <w:szCs w:val="20"/>
              </w:rPr>
              <w:t>&lt;topic&gt;</w:t>
            </w:r>
            <w:r>
              <w:t xml:space="preserve"> (or a specialized topic type??)</w:t>
            </w:r>
          </w:p>
          <w:p w14:paraId="70758CA3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&lt;dita&gt;</w:t>
            </w:r>
          </w:p>
        </w:tc>
      </w:tr>
      <w:tr w:rsidR="00CB7615" w14:paraId="658F3417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E3413" w14:textId="77777777" w:rsidR="00CB7615" w:rsidRDefault="00000000">
            <w:r>
              <w:t>DITA topics</w:t>
            </w:r>
          </w:p>
        </w:tc>
        <w:tc>
          <w:tcPr>
            <w:tcW w:w="6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6AE8" w14:textId="7B98C699" w:rsidR="00CB7615" w:rsidRDefault="00000000">
            <w:r>
              <w:t xml:space="preserve">Unit of authoring and reuse. </w:t>
            </w:r>
            <w:r>
              <w:t>It can</w:t>
            </w:r>
            <w:r>
              <w:t xml:space="preserve"> be generic or specialized (for example</w:t>
            </w:r>
            <w:ins w:id="11" w:author="Scot Marvin" w:date="2024-12-21T22:01:00Z">
              <w:r>
                <w:t>,</w:t>
              </w:r>
            </w:ins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&lt;concept&gt;</w:t>
            </w:r>
            <w:r>
              <w:t xml:space="preserve"> or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&lt;task&gt;</w:t>
            </w:r>
            <w:r>
              <w:t>). Uses .dita or .xml file extension.</w:t>
            </w:r>
          </w:p>
          <w:p w14:paraId="0EB2345B" w14:textId="77777777" w:rsidR="00CB7615" w:rsidRDefault="00CB7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7615" w14:paraId="5E67DDCF" w14:textId="77777777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E3690" w14:textId="77777777" w:rsidR="00CB7615" w:rsidRDefault="00000000">
            <w:r>
              <w:t>DITA maps</w:t>
            </w:r>
          </w:p>
        </w:tc>
        <w:tc>
          <w:tcPr>
            <w:tcW w:w="6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14D8" w14:textId="77777777" w:rsidR="00CB7615" w:rsidRDefault="00000000">
            <w:r>
              <w:t xml:space="preserve">Documents that organize topics and other resources. Creates a structured collection of information by specifying hierarchy and relationships between topics. Uses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.ditamap</w:t>
            </w:r>
            <w:r>
              <w:t xml:space="preserve"> file extension.</w:t>
            </w:r>
          </w:p>
          <w:p w14:paraId="46FC76D7" w14:textId="77777777" w:rsidR="00CB7615" w:rsidRDefault="00CB7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1B547E2" w14:textId="77777777" w:rsidR="00CB7615" w:rsidRDefault="00CB7615"/>
    <w:p w14:paraId="32938258" w14:textId="77777777" w:rsidR="00CB7615" w:rsidRDefault="00000000">
      <w:pPr>
        <w:pStyle w:val="Heading2"/>
      </w:pPr>
      <w:bookmarkStart w:id="12" w:name="_hvht29nfttql" w:colFirst="0" w:colLast="0"/>
      <w:bookmarkEnd w:id="12"/>
      <w:r>
        <w:t>DITA topics</w:t>
      </w:r>
    </w:p>
    <w:p w14:paraId="5FFC2A41" w14:textId="77777777" w:rsidR="00CB7615" w:rsidRDefault="00CB7615"/>
    <w:p w14:paraId="67EDF9F8" w14:textId="77777777" w:rsidR="00CB7615" w:rsidRDefault="00000000">
      <w:pPr>
        <w:numPr>
          <w:ilvl w:val="0"/>
          <w:numId w:val="3"/>
        </w:numPr>
      </w:pPr>
      <w:r>
        <w:t>Consists of content units that can</w:t>
      </w:r>
      <w:r>
        <w:t xml:space="preserve"> be</w:t>
      </w:r>
      <w:r>
        <w:t xml:space="preserve"> generic or specific</w:t>
      </w:r>
    </w:p>
    <w:p w14:paraId="2F9B90B0" w14:textId="77777777" w:rsidR="00CB7615" w:rsidRDefault="00000000">
      <w:pPr>
        <w:numPr>
          <w:ilvl w:val="0"/>
          <w:numId w:val="3"/>
        </w:numPr>
      </w:pPr>
      <w:r>
        <w:t>Can be used/published in multiple contexts or on its own</w:t>
      </w:r>
    </w:p>
    <w:p w14:paraId="7E0A717F" w14:textId="77777777" w:rsidR="00CB7615" w:rsidRDefault="00000000">
      <w:pPr>
        <w:numPr>
          <w:ilvl w:val="0"/>
          <w:numId w:val="3"/>
        </w:numPr>
      </w:pPr>
      <w:r>
        <w:t>Information typing helps identify types of topics such as concept, reference, or task</w:t>
      </w:r>
    </w:p>
    <w:p w14:paraId="71B112DD" w14:textId="77777777" w:rsidR="00CB7615" w:rsidRDefault="00000000">
      <w:pPr>
        <w:numPr>
          <w:ilvl w:val="0"/>
          <w:numId w:val="3"/>
        </w:numPr>
      </w:pPr>
      <w:r>
        <w:t>All topics have the same basic structure and use the &lt;topic&gt; base topic type</w:t>
      </w:r>
    </w:p>
    <w:p w14:paraId="312DA0B2" w14:textId="77777777" w:rsidR="00CB7615" w:rsidRDefault="00CB7615">
      <w:pPr>
        <w:rPr>
          <w:del w:id="13" w:author="Scot Marvin" w:date="2024-12-21T21:36:00Z"/>
        </w:rPr>
      </w:pPr>
    </w:p>
    <w:p w14:paraId="3E7AA29B" w14:textId="77777777" w:rsidR="00CB7615" w:rsidRDefault="00CB7615"/>
    <w:p w14:paraId="01BCFB44" w14:textId="77777777" w:rsidR="00CB7615" w:rsidRDefault="00000000">
      <w:pPr>
        <w:pStyle w:val="Heading2"/>
      </w:pPr>
      <w:bookmarkStart w:id="14" w:name="_nvfyxbc90qmk" w:colFirst="0" w:colLast="0"/>
      <w:bookmarkEnd w:id="14"/>
      <w:r>
        <w:t>Topic structure</w:t>
      </w:r>
    </w:p>
    <w:p w14:paraId="4A0002D8" w14:textId="77777777" w:rsidR="00CB7615" w:rsidRDefault="00CB7615"/>
    <w:tbl>
      <w:tblPr>
        <w:tblStyle w:val="a0"/>
        <w:tblW w:w="9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545"/>
      </w:tblGrid>
      <w:tr w:rsidR="00CB7615" w14:paraId="0289B7B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F993" w14:textId="77777777" w:rsidR="00CB7615" w:rsidRDefault="00000000">
            <w:r>
              <w:t>Root topic element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7CD4" w14:textId="77777777" w:rsidR="00CB7615" w:rsidRDefault="00000000">
            <w:r>
              <w:t>Holds required @id attribute.</w:t>
            </w:r>
            <w:r>
              <w:br/>
              <w:t xml:space="preserve">For example: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&lt;topic&gt;</w:t>
            </w:r>
            <w:r>
              <w:t xml:space="preserve">,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&lt;task&gt;</w:t>
            </w:r>
            <w:r>
              <w:t>,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&lt;reference&gt;</w:t>
            </w:r>
            <w:r>
              <w:t xml:space="preserve">, or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&lt;concept&gt;</w:t>
            </w:r>
            <w:r>
              <w:t>.</w:t>
            </w:r>
          </w:p>
        </w:tc>
      </w:tr>
      <w:tr w:rsidR="00CB7615" w14:paraId="5EDA144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ACEFC" w14:textId="77777777" w:rsidR="00CB7615" w:rsidRDefault="00000000">
            <w:r>
              <w:t>Title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38705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t>Contains</w:t>
            </w:r>
            <w:r>
              <w:t xml:space="preserve"> the</w:t>
            </w:r>
            <w:r>
              <w:t xml:space="preserve"> topic subject.</w:t>
            </w:r>
            <w:r>
              <w:br/>
              <w:t xml:space="preserve">For example: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&lt;title&gt;Configure our router&lt;/title&gt;</w:t>
            </w:r>
          </w:p>
          <w:p w14:paraId="3E1FA3C2" w14:textId="77777777" w:rsidR="00CB7615" w:rsidRDefault="00CB7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7615" w14:paraId="4AF7A1A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7E617" w14:textId="77777777" w:rsidR="00CB7615" w:rsidRDefault="00000000">
            <w:r>
              <w:t>Description/abstract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2F073" w14:textId="77777777" w:rsidR="00CB7615" w:rsidRDefault="00000000">
            <w:r>
              <w:t>Short description of the topic.</w:t>
            </w:r>
          </w:p>
          <w:p w14:paraId="6CDF3B6C" w14:textId="77777777" w:rsidR="00CB7615" w:rsidRDefault="00000000">
            <w:r>
              <w:t xml:space="preserve">For example: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&lt;shortdesc&gt;You can configure your new router in multiple ways</w:t>
            </w:r>
            <w:ins w:id="15" w:author="Scot Marvin" w:date="2024-12-21T21:40:00Z">
              <w:r>
                <w:rPr>
                  <w:rFonts w:ascii="Courier New" w:eastAsia="Courier New" w:hAnsi="Courier New" w:cs="Courier New"/>
                  <w:sz w:val="20"/>
                  <w:szCs w:val="20"/>
                </w:rPr>
                <w:t>.</w:t>
              </w:r>
            </w:ins>
            <w:r>
              <w:rPr>
                <w:rFonts w:ascii="Courier New" w:eastAsia="Courier New" w:hAnsi="Courier New" w:cs="Courier New"/>
                <w:sz w:val="20"/>
                <w:szCs w:val="20"/>
              </w:rPr>
              <w:t>&lt;/shortdesc&gt;</w:t>
            </w:r>
            <w:r>
              <w:t xml:space="preserve"> </w:t>
            </w:r>
          </w:p>
        </w:tc>
      </w:tr>
      <w:tr w:rsidR="00CB7615" w14:paraId="1ED8857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19AF3" w14:textId="77777777" w:rsidR="00CB7615" w:rsidRDefault="00000000">
            <w:r>
              <w:t>Prolog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2BD9" w14:textId="77777777" w:rsidR="00CB7615" w:rsidRDefault="00000000">
            <w:r>
              <w:t>Container for topic metadata like change history or audience</w:t>
            </w:r>
            <w:ins w:id="16" w:author="Scot Marvin" w:date="2024-12-21T21:41:00Z">
              <w:r>
                <w:t>.</w:t>
              </w:r>
            </w:ins>
          </w:p>
          <w:p w14:paraId="0179204B" w14:textId="77777777" w:rsidR="00CB7615" w:rsidRDefault="00CB7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7615" w14:paraId="28F5D51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5AE47" w14:textId="77777777" w:rsidR="00CB7615" w:rsidRDefault="00000000">
            <w:r>
              <w:lastRenderedPageBreak/>
              <w:t>Body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BC307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t>Topic content like paragraphs, lists,</w:t>
            </w:r>
            <w:ins w:id="17" w:author="Scot Marvin" w:date="2024-12-21T21:41:00Z">
              <w:r>
                <w:t xml:space="preserve"> </w:t>
              </w:r>
            </w:ins>
            <w:r>
              <w:t>etc.</w:t>
            </w:r>
            <w:del w:id="18" w:author="Scot Marvin" w:date="2024-12-21T21:41:00Z">
              <w:r>
                <w:delText>.</w:delText>
              </w:r>
            </w:del>
            <w:r>
              <w:br/>
              <w:t xml:space="preserve">For example: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&lt;body&gt;</w:t>
            </w:r>
            <w:r>
              <w:t xml:space="preserve">,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&lt;taskbody&gt;</w:t>
            </w:r>
            <w:r>
              <w:t xml:space="preserve">,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&lt;refbody&gt;</w:t>
            </w:r>
            <w:r>
              <w:t xml:space="preserve">, and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&lt;taskbody&gt;</w:t>
            </w:r>
          </w:p>
        </w:tc>
      </w:tr>
      <w:tr w:rsidR="00CB7615" w14:paraId="53A923E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8167" w14:textId="77777777" w:rsidR="00CB7615" w:rsidRDefault="00000000">
            <w:r>
              <w:t>Related links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04E45" w14:textId="77777777" w:rsidR="00CB7615" w:rsidRDefault="00000000">
            <w:r>
              <w:t>Links to other topics.</w:t>
            </w:r>
            <w:r>
              <w:br/>
              <w:t>For example:</w:t>
            </w:r>
          </w:p>
          <w:p w14:paraId="60E77EA9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&lt;related-links&gt;</w:t>
            </w:r>
          </w:p>
          <w:p w14:paraId="2BF3122E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&lt;linklist&gt;</w:t>
            </w:r>
          </w:p>
          <w:p w14:paraId="270D410F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&lt;link href="schema.org" scope="external" format="html"/&gt;</w:t>
            </w:r>
          </w:p>
          <w:p w14:paraId="4285A7D4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&lt;link href="google.com" scope="external" format="html"/&gt;</w:t>
            </w:r>
          </w:p>
          <w:p w14:paraId="1C843F84" w14:textId="77777777" w:rsidR="00CB7615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&lt;/linklist&gt;</w:t>
            </w:r>
          </w:p>
          <w:p w14:paraId="18857A15" w14:textId="77777777" w:rsidR="00CB7615" w:rsidRDefault="00000000">
            <w:r>
              <w:rPr>
                <w:rFonts w:ascii="Courier New" w:eastAsia="Courier New" w:hAnsi="Courier New" w:cs="Courier New"/>
                <w:sz w:val="20"/>
                <w:szCs w:val="20"/>
              </w:rPr>
              <w:t>&lt;/related-links&gt;</w:t>
            </w:r>
          </w:p>
        </w:tc>
      </w:tr>
    </w:tbl>
    <w:p w14:paraId="1AD388E6" w14:textId="77777777" w:rsidR="00CB7615" w:rsidRDefault="00CB7615"/>
    <w:p w14:paraId="40379E92" w14:textId="796E560F" w:rsidR="00CB7615" w:rsidRDefault="00CB7615"/>
    <w:p w14:paraId="30CB17AA" w14:textId="77777777" w:rsidR="00CB7615" w:rsidRDefault="00CB7615"/>
    <w:p w14:paraId="7A579950" w14:textId="77777777" w:rsidR="00CB7615" w:rsidRDefault="00000000">
      <w:r>
        <w:rPr>
          <w:noProof/>
        </w:rPr>
        <w:drawing>
          <wp:inline distT="19050" distB="19050" distL="19050" distR="19050" wp14:anchorId="01E8940A" wp14:editId="528403EC">
            <wp:extent cx="4662488" cy="3902384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902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199FC" w14:textId="77777777" w:rsidR="00CB7615" w:rsidRDefault="00CB7615"/>
    <w:p w14:paraId="14B6E3F1" w14:textId="77777777" w:rsidR="00A77598" w:rsidRDefault="00A77598">
      <w:pPr>
        <w:rPr>
          <w:sz w:val="32"/>
          <w:szCs w:val="32"/>
        </w:rPr>
      </w:pPr>
      <w:bookmarkStart w:id="19" w:name="_qc5128to5vp" w:colFirst="0" w:colLast="0"/>
      <w:bookmarkEnd w:id="19"/>
      <w:r>
        <w:br w:type="page"/>
      </w:r>
    </w:p>
    <w:p w14:paraId="0B9D1F35" w14:textId="3DD44DBB" w:rsidR="00CB7615" w:rsidRDefault="00000000">
      <w:pPr>
        <w:pStyle w:val="Heading2"/>
      </w:pPr>
      <w:r>
        <w:lastRenderedPageBreak/>
        <w:t>Topic content</w:t>
      </w:r>
    </w:p>
    <w:p w14:paraId="25C2F2BF" w14:textId="77777777" w:rsidR="00CB7615" w:rsidRDefault="00CB7615"/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40"/>
      </w:tblGrid>
      <w:tr w:rsidR="00CB7615" w14:paraId="7FF8E80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74F98" w14:textId="77777777" w:rsidR="00CB7615" w:rsidRDefault="00000000">
            <w:r>
              <w:t>Topic body</w:t>
            </w:r>
          </w:p>
        </w:tc>
        <w:tc>
          <w:tcPr>
            <w:tcW w:w="7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55BA0" w14:textId="77777777" w:rsidR="00CB7615" w:rsidRDefault="00000000">
            <w:r>
              <w:t>Contains all content except title and description/abstract</w:t>
            </w:r>
          </w:p>
        </w:tc>
      </w:tr>
      <w:tr w:rsidR="00CB7615" w14:paraId="32DB794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B669D" w14:textId="77777777" w:rsidR="00CB7615" w:rsidRDefault="00000000">
            <w:r>
              <w:t>Sections/examples</w:t>
            </w:r>
          </w:p>
        </w:tc>
        <w:tc>
          <w:tcPr>
            <w:tcW w:w="7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3C87" w14:textId="77777777" w:rsidR="00CB7615" w:rsidRDefault="00000000">
            <w:r>
              <w:t>Can contain elements such as titles, paragraphs, API names</w:t>
            </w:r>
            <w:ins w:id="20" w:author="Scot Marvin" w:date="2024-12-21T21:42:00Z">
              <w:r>
                <w:t>,</w:t>
              </w:r>
            </w:ins>
            <w:r>
              <w:t xml:space="preserve"> etc. Some notable elements:</w:t>
            </w:r>
          </w:p>
          <w:p w14:paraId="4D3AAFF4" w14:textId="77777777" w:rsidR="00CB7615" w:rsidRDefault="00000000">
            <w:pPr>
              <w:numPr>
                <w:ilvl w:val="0"/>
                <w:numId w:val="7"/>
              </w:num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&lt;sectiondiv&gt;</w:t>
            </w:r>
            <w:r>
              <w:t xml:space="preserve"> (grouping of content within a section for reuse)</w:t>
            </w:r>
          </w:p>
          <w:p w14:paraId="5F7D0439" w14:textId="77777777" w:rsidR="00CB7615" w:rsidRDefault="00000000">
            <w:pPr>
              <w:numPr>
                <w:ilvl w:val="0"/>
                <w:numId w:val="7"/>
              </w:num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&lt;bodydiv&gt;</w:t>
            </w:r>
            <w:r>
              <w:t xml:space="preserve"> (grouping of content within a section for reuse)</w:t>
            </w:r>
          </w:p>
          <w:p w14:paraId="5A17DDB7" w14:textId="77777777" w:rsidR="00CB7615" w:rsidRDefault="00000000">
            <w:pPr>
              <w:numPr>
                <w:ilvl w:val="0"/>
                <w:numId w:val="7"/>
              </w:num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&lt;div&gt;</w:t>
            </w:r>
            <w:r>
              <w:t xml:space="preserve"> (groups content within a topic)</w:t>
            </w:r>
          </w:p>
          <w:p w14:paraId="60A19B9B" w14:textId="77777777" w:rsidR="00CB7615" w:rsidRDefault="00CB7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7615" w14:paraId="072E472A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7454" w14:textId="77777777" w:rsidR="00CB7615" w:rsidRDefault="00000000">
            <w:r>
              <w:t>Phrases/keywords</w:t>
            </w:r>
          </w:p>
        </w:tc>
        <w:tc>
          <w:tcPr>
            <w:tcW w:w="7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7976" w14:textId="77777777" w:rsidR="00CB7615" w:rsidRDefault="00000000">
            <w:r>
              <w:t xml:space="preserve">Elements that label parts of paragraphs with special meaning. </w:t>
            </w:r>
            <w:r>
              <w:br/>
              <w:t>For example</w:t>
            </w:r>
            <w:ins w:id="21" w:author="Scot Marvin" w:date="2024-12-21T21:43:00Z">
              <w:r>
                <w:t>,</w:t>
              </w:r>
            </w:ins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&lt;uicontrol&gt;</w:t>
            </w:r>
            <w:r>
              <w:t xml:space="preserve"> or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&lt;b&gt;</w:t>
            </w:r>
            <w:r>
              <w:t>.</w:t>
            </w:r>
          </w:p>
        </w:tc>
      </w:tr>
      <w:tr w:rsidR="00CB7615" w14:paraId="03760486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CB894" w14:textId="77777777" w:rsidR="00CB7615" w:rsidRDefault="00000000">
            <w:r>
              <w:t>Multimedia</w:t>
            </w:r>
          </w:p>
        </w:tc>
        <w:tc>
          <w:tcPr>
            <w:tcW w:w="7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1C097" w14:textId="77777777" w:rsidR="00CB7615" w:rsidRDefault="00000000">
            <w:r>
              <w:t xml:space="preserve">Use the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&lt;object&gt;</w:t>
            </w:r>
            <w:r>
              <w:t xml:space="preserve"> element to add (interactive) multimedia or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&lt;foreign&gt;</w:t>
            </w:r>
            <w:r>
              <w:t xml:space="preserve"> to add multimedia within topic content (such as vector graphics).</w:t>
            </w:r>
          </w:p>
        </w:tc>
      </w:tr>
      <w:tr w:rsidR="00CB7615" w14:paraId="2C77983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4DD6" w14:textId="77777777" w:rsidR="00CB7615" w:rsidRDefault="00000000">
            <w:r>
              <w:t>Images</w:t>
            </w:r>
          </w:p>
          <w:p w14:paraId="2AEEFDAF" w14:textId="77777777" w:rsidR="00CB7615" w:rsidRDefault="00CB7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6EE7A" w14:textId="77777777" w:rsidR="00CB7615" w:rsidRDefault="00000000">
            <w:r>
              <w:t>Illustrations, diagrams</w:t>
            </w:r>
            <w:ins w:id="22" w:author="Scot Marvin" w:date="2024-12-21T21:44:00Z">
              <w:r>
                <w:t>,</w:t>
              </w:r>
            </w:ins>
            <w:r>
              <w:t xml:space="preserve"> etc.</w:t>
            </w:r>
          </w:p>
        </w:tc>
      </w:tr>
    </w:tbl>
    <w:p w14:paraId="03180E71" w14:textId="77777777" w:rsidR="00CB7615" w:rsidRDefault="00CB7615"/>
    <w:p w14:paraId="4CEEB3F5" w14:textId="77777777" w:rsidR="00CB7615" w:rsidRDefault="00000000">
      <w:pPr>
        <w:pStyle w:val="Heading2"/>
      </w:pPr>
      <w:bookmarkStart w:id="23" w:name="_69xehhc7syiz" w:colFirst="0" w:colLast="0"/>
      <w:bookmarkEnd w:id="23"/>
      <w:r>
        <w:t>DITA maps</w:t>
      </w:r>
    </w:p>
    <w:p w14:paraId="7C7A8C9A" w14:textId="77777777" w:rsidR="00CB7615" w:rsidRDefault="00CB7615"/>
    <w:p w14:paraId="0470F58C" w14:textId="77777777" w:rsidR="00CB7615" w:rsidRDefault="00000000">
      <w:pPr>
        <w:numPr>
          <w:ilvl w:val="0"/>
          <w:numId w:val="2"/>
        </w:numPr>
      </w:pPr>
      <w:r>
        <w:t>DITA maps reference topics, maps, and other resources with the &lt;topicref&gt; element and can be nested to create relationships between them</w:t>
      </w:r>
    </w:p>
    <w:p w14:paraId="7C88AA3D" w14:textId="77777777" w:rsidR="00CB7615" w:rsidRDefault="00000000">
      <w:pPr>
        <w:numPr>
          <w:ilvl w:val="0"/>
          <w:numId w:val="2"/>
        </w:numPr>
      </w:pPr>
      <w:r>
        <w:t>Creates architecture and context for a set of topics (allows topic reuse)</w:t>
      </w:r>
    </w:p>
    <w:p w14:paraId="21F7D0B6" w14:textId="77777777" w:rsidR="00CB7615" w:rsidRDefault="00000000">
      <w:pPr>
        <w:numPr>
          <w:ilvl w:val="0"/>
          <w:numId w:val="2"/>
        </w:numPr>
      </w:pPr>
      <w:r>
        <w:t>Often represents a deliverable like a website or printed publication</w:t>
      </w:r>
    </w:p>
    <w:p w14:paraId="3B0E94FC" w14:textId="77777777" w:rsidR="00CB7615" w:rsidRDefault="00000000">
      <w:pPr>
        <w:numPr>
          <w:ilvl w:val="0"/>
          <w:numId w:val="2"/>
        </w:numPr>
      </w:pPr>
      <w:r>
        <w:t>DITA maps define:</w:t>
      </w:r>
    </w:p>
    <w:p w14:paraId="39764A3C" w14:textId="77777777" w:rsidR="00CB7615" w:rsidRDefault="00000000">
      <w:pPr>
        <w:numPr>
          <w:ilvl w:val="1"/>
          <w:numId w:val="2"/>
        </w:numPr>
      </w:pPr>
      <w:r>
        <w:t>Information architecture</w:t>
      </w:r>
    </w:p>
    <w:p w14:paraId="0A0AAC9A" w14:textId="77777777" w:rsidR="00CB7615" w:rsidRDefault="00000000">
      <w:pPr>
        <w:numPr>
          <w:ilvl w:val="1"/>
          <w:numId w:val="2"/>
        </w:numPr>
      </w:pPr>
      <w:r>
        <w:t>What topics to build for an output</w:t>
      </w:r>
    </w:p>
    <w:p w14:paraId="568C4A63" w14:textId="77777777" w:rsidR="00CB7615" w:rsidRDefault="00000000">
      <w:pPr>
        <w:numPr>
          <w:ilvl w:val="1"/>
          <w:numId w:val="2"/>
        </w:numPr>
      </w:pPr>
      <w:r>
        <w:t>Navigation</w:t>
      </w:r>
    </w:p>
    <w:p w14:paraId="5F0EABE1" w14:textId="77777777" w:rsidR="00CB7615" w:rsidRDefault="00000000">
      <w:pPr>
        <w:numPr>
          <w:ilvl w:val="1"/>
          <w:numId w:val="2"/>
        </w:numPr>
      </w:pPr>
      <w:r>
        <w:t>Related links</w:t>
      </w:r>
    </w:p>
    <w:p w14:paraId="50E4B080" w14:textId="77777777" w:rsidR="00CB7615" w:rsidRDefault="00000000">
      <w:pPr>
        <w:numPr>
          <w:ilvl w:val="1"/>
          <w:numId w:val="2"/>
        </w:numPr>
      </w:pPr>
      <w:r>
        <w:t>Authoring context</w:t>
      </w:r>
    </w:p>
    <w:p w14:paraId="70540F90" w14:textId="77777777" w:rsidR="00CB7615" w:rsidRDefault="00000000">
      <w:pPr>
        <w:numPr>
          <w:ilvl w:val="1"/>
          <w:numId w:val="2"/>
        </w:numPr>
      </w:pPr>
      <w:r>
        <w:t>Keys/key scopes</w:t>
      </w:r>
    </w:p>
    <w:p w14:paraId="63E60B2F" w14:textId="77777777" w:rsidR="00CB7615" w:rsidRDefault="00CB7615"/>
    <w:p w14:paraId="0B47FE4B" w14:textId="77777777" w:rsidR="00CB7615" w:rsidRDefault="00000000">
      <w:r>
        <w:t>Some important elements include:</w:t>
      </w:r>
    </w:p>
    <w:p w14:paraId="63F32C28" w14:textId="77777777" w:rsidR="00CB7615" w:rsidRDefault="00000000">
      <w:pPr>
        <w:numPr>
          <w:ilvl w:val="0"/>
          <w:numId w:val="6"/>
        </w:numPr>
      </w:pPr>
      <w:r>
        <w:rPr>
          <w:rFonts w:ascii="Courier New" w:eastAsia="Courier New" w:hAnsi="Courier New" w:cs="Courier New"/>
          <w:sz w:val="20"/>
          <w:szCs w:val="20"/>
        </w:rPr>
        <w:t>&lt;topicref&gt;</w:t>
      </w:r>
      <w:r>
        <w:t xml:space="preserve"> (basic map elements that reference DITA topics, maps, or other resources)</w:t>
      </w:r>
    </w:p>
    <w:p w14:paraId="02F1DB1E" w14:textId="77777777" w:rsidR="00CB7615" w:rsidRDefault="00000000">
      <w:pPr>
        <w:numPr>
          <w:ilvl w:val="0"/>
          <w:numId w:val="6"/>
        </w:numPr>
      </w:pPr>
      <w:r>
        <w:rPr>
          <w:rFonts w:ascii="Courier New" w:eastAsia="Courier New" w:hAnsi="Courier New" w:cs="Courier New"/>
          <w:sz w:val="20"/>
          <w:szCs w:val="20"/>
        </w:rPr>
        <w:t>&lt;reltable&gt;</w:t>
      </w:r>
      <w:r>
        <w:t xml:space="preserve"> (defines </w:t>
      </w:r>
      <w:r>
        <w:t xml:space="preserve">the </w:t>
      </w:r>
      <w:r>
        <w:t>relationship among DITA topics and/or other resources)</w:t>
      </w:r>
    </w:p>
    <w:p w14:paraId="136FC68C" w14:textId="77777777" w:rsidR="00CB7615" w:rsidRDefault="00000000">
      <w:pPr>
        <w:numPr>
          <w:ilvl w:val="0"/>
          <w:numId w:val="6"/>
        </w:numPr>
      </w:pPr>
      <w:r>
        <w:rPr>
          <w:rFonts w:ascii="Courier New" w:eastAsia="Courier New" w:hAnsi="Courier New" w:cs="Courier New"/>
          <w:sz w:val="20"/>
          <w:szCs w:val="20"/>
        </w:rPr>
        <w:t>&lt;topicmeta&gt;</w:t>
      </w:r>
      <w:r>
        <w:t xml:space="preserve"> (metadata for maps)</w:t>
      </w:r>
    </w:p>
    <w:p w14:paraId="4220A8A0" w14:textId="77777777" w:rsidR="00CB7615" w:rsidRDefault="00000000">
      <w:pPr>
        <w:numPr>
          <w:ilvl w:val="0"/>
          <w:numId w:val="6"/>
        </w:numPr>
      </w:pPr>
      <w:r>
        <w:rPr>
          <w:rFonts w:ascii="Courier New" w:eastAsia="Courier New" w:hAnsi="Courier New" w:cs="Courier New"/>
          <w:sz w:val="20"/>
          <w:szCs w:val="20"/>
        </w:rPr>
        <w:t>&lt;topichead&gt;</w:t>
      </w:r>
      <w:r>
        <w:t xml:space="preserve"> (provides a navigation title)</w:t>
      </w:r>
    </w:p>
    <w:p w14:paraId="79F1E2B4" w14:textId="77777777" w:rsidR="00CB7615" w:rsidRDefault="00000000">
      <w:pPr>
        <w:numPr>
          <w:ilvl w:val="0"/>
          <w:numId w:val="6"/>
        </w:numPr>
      </w:pPr>
      <w:r>
        <w:rPr>
          <w:rFonts w:ascii="Courier New" w:eastAsia="Courier New" w:hAnsi="Courier New" w:cs="Courier New"/>
        </w:rPr>
        <w:t>&lt;navref&gt;</w:t>
      </w:r>
      <w:r>
        <w:t xml:space="preserve"> (pointer to another map)</w:t>
      </w:r>
    </w:p>
    <w:p w14:paraId="4F9318C3" w14:textId="77777777" w:rsidR="00CB7615" w:rsidRDefault="00000000">
      <w:pPr>
        <w:numPr>
          <w:ilvl w:val="0"/>
          <w:numId w:val="6"/>
        </w:num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&lt;mapref&gt;</w:t>
      </w:r>
      <w:r>
        <w:t xml:space="preserve"> (references an entire DITA map)</w:t>
      </w:r>
    </w:p>
    <w:p w14:paraId="5929D6F7" w14:textId="77777777" w:rsidR="00CB7615" w:rsidRDefault="00CB7615"/>
    <w:p w14:paraId="3528B1AD" w14:textId="77777777" w:rsidR="00CB7615" w:rsidRDefault="00000000">
      <w:r>
        <w:rPr>
          <w:noProof/>
        </w:rPr>
        <w:drawing>
          <wp:inline distT="19050" distB="19050" distL="19050" distR="19050" wp14:anchorId="2D9748BC" wp14:editId="1FCE102B">
            <wp:extent cx="4748213" cy="146859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468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4FB8F" w14:textId="77777777" w:rsidR="00CB7615" w:rsidRDefault="00CB7615"/>
    <w:p w14:paraId="0CA38241" w14:textId="77777777" w:rsidR="00CB7615" w:rsidRDefault="00000000">
      <w:pPr>
        <w:pStyle w:val="Heading2"/>
      </w:pPr>
      <w:bookmarkStart w:id="24" w:name="_4wgqdnxugh3x" w:colFirst="0" w:colLast="0"/>
      <w:bookmarkEnd w:id="24"/>
      <w:r>
        <w:t>How does it work?</w:t>
      </w:r>
    </w:p>
    <w:p w14:paraId="77C8C144" w14:textId="77777777" w:rsidR="00CB7615" w:rsidRDefault="00000000">
      <w:r>
        <w:rPr>
          <w:noProof/>
        </w:rPr>
        <w:drawing>
          <wp:inline distT="19050" distB="19050" distL="19050" distR="19050" wp14:anchorId="3F4EFA1E" wp14:editId="53DE2917">
            <wp:extent cx="5943600" cy="2857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B3CBF" w14:textId="77777777" w:rsidR="00CB7615" w:rsidRDefault="00000000">
      <w:pPr>
        <w:pStyle w:val="Heading2"/>
      </w:pPr>
      <w:bookmarkStart w:id="25" w:name="_qwwiumljke3x" w:colFirst="0" w:colLast="0"/>
      <w:bookmarkEnd w:id="25"/>
      <w:r>
        <w:t>Processing engine</w:t>
      </w:r>
    </w:p>
    <w:p w14:paraId="23464CB8" w14:textId="77777777" w:rsidR="00CB7615" w:rsidRDefault="00CB7615"/>
    <w:p w14:paraId="5AFA06E2" w14:textId="77777777" w:rsidR="00CB7615" w:rsidRDefault="00000000">
      <w:pPr>
        <w:rPr>
          <w:del w:id="26" w:author="Scot Marvin" w:date="2024-12-21T21:48:00Z"/>
        </w:rPr>
      </w:pPr>
      <w:r>
        <w:t>The DITA Open Toolkit is the primary processing and publishing tool for DITA content</w:t>
      </w:r>
      <w:ins w:id="27" w:author="Scot Marvin" w:date="2024-12-21T21:48:00Z">
        <w:r>
          <w:t xml:space="preserve">. </w:t>
        </w:r>
      </w:ins>
    </w:p>
    <w:p w14:paraId="44E6F65A" w14:textId="77777777" w:rsidR="00CB7615" w:rsidRDefault="00CB7615">
      <w:pPr>
        <w:rPr>
          <w:del w:id="28" w:author="Scot Marvin" w:date="2024-12-21T21:48:00Z"/>
        </w:rPr>
      </w:pPr>
    </w:p>
    <w:p w14:paraId="6B85A3E6" w14:textId="4B0D0CEB" w:rsidR="00CB7615" w:rsidRDefault="00000000">
      <w:r>
        <w:t>However, many commercial and</w:t>
      </w:r>
      <w:r w:rsidRPr="00A77598">
        <w:t xml:space="preserve"> </w:t>
      </w:r>
      <w:r w:rsidRPr="00A77598">
        <w:t>open-source</w:t>
      </w:r>
      <w:r w:rsidRPr="00A77598">
        <w:t xml:space="preserve"> </w:t>
      </w:r>
      <w:r>
        <w:t xml:space="preserve">apps and platforms exist to make DITA workflows more </w:t>
      </w:r>
      <w:r>
        <w:t>user-friendly</w:t>
      </w:r>
      <w:r>
        <w:t>.</w:t>
      </w:r>
    </w:p>
    <w:p w14:paraId="00ED9A28" w14:textId="77777777" w:rsidR="00CB7615" w:rsidRDefault="00CB7615"/>
    <w:p w14:paraId="363F9DB7" w14:textId="77777777" w:rsidR="00CB7615" w:rsidRDefault="00000000">
      <w:r>
        <w:rPr>
          <w:noProof/>
        </w:rPr>
        <w:lastRenderedPageBreak/>
        <w:drawing>
          <wp:inline distT="19050" distB="19050" distL="19050" distR="19050" wp14:anchorId="0CDB292E" wp14:editId="4EC78AAC">
            <wp:extent cx="3157900" cy="361872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900" cy="361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23D43" w14:textId="77777777" w:rsidR="00CB7615" w:rsidRDefault="00CB7615"/>
    <w:p w14:paraId="7AACF87D" w14:textId="123DDD2E" w:rsidR="00A77598" w:rsidRDefault="00A77598">
      <w:pPr>
        <w:pStyle w:val="Heading2"/>
      </w:pPr>
      <w:bookmarkStart w:id="29" w:name="_d29pm8fubh0" w:colFirst="0" w:colLast="0"/>
      <w:bookmarkEnd w:id="29"/>
      <w:r>
        <w:t>Acknowledgements</w:t>
      </w:r>
    </w:p>
    <w:p w14:paraId="2AECEB20" w14:textId="7E0A2D69" w:rsidR="00A77598" w:rsidRDefault="00A77598" w:rsidP="00A77598">
      <w:pPr>
        <w:pStyle w:val="ListParagraph"/>
        <w:numPr>
          <w:ilvl w:val="0"/>
          <w:numId w:val="10"/>
        </w:numPr>
      </w:pPr>
      <w:r>
        <w:t>Scot Marvin</w:t>
      </w:r>
      <w:r>
        <w:t xml:space="preserve"> - editorial review</w:t>
      </w:r>
    </w:p>
    <w:p w14:paraId="171F7FB2" w14:textId="0D03CAA0" w:rsidR="00A77598" w:rsidRDefault="00A77598" w:rsidP="00A77598">
      <w:pPr>
        <w:pStyle w:val="ListParagraph"/>
        <w:numPr>
          <w:ilvl w:val="0"/>
          <w:numId w:val="10"/>
        </w:numPr>
      </w:pPr>
      <w:r>
        <w:t xml:space="preserve">Rob Hanna </w:t>
      </w:r>
      <w:r>
        <w:t>- technical review</w:t>
      </w:r>
    </w:p>
    <w:p w14:paraId="44C97522" w14:textId="2A68F0C6" w:rsidR="00A77598" w:rsidRDefault="00A77598" w:rsidP="00A77598">
      <w:pPr>
        <w:pStyle w:val="ListParagraph"/>
        <w:numPr>
          <w:ilvl w:val="0"/>
          <w:numId w:val="10"/>
        </w:numPr>
      </w:pPr>
      <w:r>
        <w:t xml:space="preserve">Carlos Evia </w:t>
      </w:r>
      <w:r>
        <w:t>- instructional review</w:t>
      </w:r>
    </w:p>
    <w:p w14:paraId="0BD51495" w14:textId="16E9A883" w:rsidR="00A77598" w:rsidRPr="00A77598" w:rsidRDefault="00A77598" w:rsidP="00A77598">
      <w:r>
        <w:t>●</w:t>
      </w:r>
    </w:p>
    <w:p w14:paraId="22451918" w14:textId="0845D946" w:rsidR="00CB7615" w:rsidRDefault="00000000">
      <w:pPr>
        <w:pStyle w:val="Heading2"/>
      </w:pPr>
      <w:r>
        <w:t>Thank You!</w:t>
      </w:r>
    </w:p>
    <w:p w14:paraId="4FE07AD2" w14:textId="484488ED" w:rsidR="00CB7615" w:rsidRDefault="00000000">
      <w:r>
        <w:t xml:space="preserve">See </w:t>
      </w:r>
      <w:hyperlink r:id="rId12">
        <w:r>
          <w:rPr>
            <w:color w:val="1155CC"/>
            <w:u w:val="single"/>
          </w:rPr>
          <w:t>https://acm-sigdoc-structured.org</w:t>
        </w:r>
      </w:hyperlink>
      <w:r>
        <w:t xml:space="preserve"> to learn more about committee</w:t>
      </w:r>
      <w:r w:rsidR="00A77598">
        <w:t xml:space="preserve"> activities, available resources, </w:t>
      </w:r>
      <w:r>
        <w:t>and volunteer opportunities.</w:t>
      </w:r>
    </w:p>
    <w:p w14:paraId="71D4A09B" w14:textId="77777777" w:rsidR="00CB7615" w:rsidRDefault="00CB7615"/>
    <w:p w14:paraId="05223DBE" w14:textId="77777777" w:rsidR="00CB7615" w:rsidRDefault="00000000">
      <w:r>
        <w:rPr>
          <w:noProof/>
        </w:rPr>
        <w:drawing>
          <wp:inline distT="19050" distB="19050" distL="19050" distR="19050" wp14:anchorId="581FD4D4" wp14:editId="5834BBE1">
            <wp:extent cx="5271451" cy="820675"/>
            <wp:effectExtent l="0" t="0" r="0" b="0"/>
            <wp:docPr id="1" name="image4.png" descr="Slides created by members of the ACM SIGDOC Committee on Structured Authoring and Content Manag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lides created by members of the ACM SIGDOC Committee on Structured Authoring and Content Management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451" cy="82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75700" w14:textId="77777777" w:rsidR="00CB7615" w:rsidRDefault="00CB7615"/>
    <w:p w14:paraId="67C15E95" w14:textId="77777777" w:rsidR="00CB7615" w:rsidRDefault="00CB7615"/>
    <w:sectPr w:rsidR="00CB761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5658F"/>
    <w:multiLevelType w:val="multilevel"/>
    <w:tmpl w:val="E042F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F01941"/>
    <w:multiLevelType w:val="multilevel"/>
    <w:tmpl w:val="EC2E2D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4D536C"/>
    <w:multiLevelType w:val="hybridMultilevel"/>
    <w:tmpl w:val="59C43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86D8C"/>
    <w:multiLevelType w:val="multilevel"/>
    <w:tmpl w:val="A260A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610C7F"/>
    <w:multiLevelType w:val="multilevel"/>
    <w:tmpl w:val="05EC9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B243B3"/>
    <w:multiLevelType w:val="multilevel"/>
    <w:tmpl w:val="BF70D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3727CB"/>
    <w:multiLevelType w:val="multilevel"/>
    <w:tmpl w:val="85941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FC14EF"/>
    <w:multiLevelType w:val="hybridMultilevel"/>
    <w:tmpl w:val="B122E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DC01FB"/>
    <w:multiLevelType w:val="multilevel"/>
    <w:tmpl w:val="5C1E5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9267BE"/>
    <w:multiLevelType w:val="multilevel"/>
    <w:tmpl w:val="570CC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29451977">
    <w:abstractNumId w:val="4"/>
  </w:num>
  <w:num w:numId="2" w16cid:durableId="82534036">
    <w:abstractNumId w:val="1"/>
  </w:num>
  <w:num w:numId="3" w16cid:durableId="1136217249">
    <w:abstractNumId w:val="3"/>
  </w:num>
  <w:num w:numId="4" w16cid:durableId="38671424">
    <w:abstractNumId w:val="8"/>
  </w:num>
  <w:num w:numId="5" w16cid:durableId="1308626745">
    <w:abstractNumId w:val="6"/>
  </w:num>
  <w:num w:numId="6" w16cid:durableId="1358509213">
    <w:abstractNumId w:val="5"/>
  </w:num>
  <w:num w:numId="7" w16cid:durableId="1630092359">
    <w:abstractNumId w:val="9"/>
  </w:num>
  <w:num w:numId="8" w16cid:durableId="1815295888">
    <w:abstractNumId w:val="0"/>
  </w:num>
  <w:num w:numId="9" w16cid:durableId="1340888550">
    <w:abstractNumId w:val="2"/>
  </w:num>
  <w:num w:numId="10" w16cid:durableId="1997814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615"/>
    <w:rsid w:val="006D0AD3"/>
    <w:rsid w:val="00A77598"/>
    <w:rsid w:val="00CB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3FEE4"/>
  <w15:docId w15:val="{11C4D5B0-2502-4FF5-B577-C8A505F3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A77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acm-sigdoc-structured.or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oasis-open.org/committees/tc_home.php?wg_abbrev=dit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787</Words>
  <Characters>4486</Characters>
  <Application>Microsoft Office Word</Application>
  <DocSecurity>0</DocSecurity>
  <Lines>37</Lines>
  <Paragraphs>10</Paragraphs>
  <ScaleCrop>false</ScaleCrop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Stanley Doherty</cp:lastModifiedBy>
  <cp:revision>2</cp:revision>
  <dcterms:created xsi:type="dcterms:W3CDTF">2025-01-21T18:50:00Z</dcterms:created>
  <dcterms:modified xsi:type="dcterms:W3CDTF">2025-01-21T19:06:00Z</dcterms:modified>
</cp:coreProperties>
</file>